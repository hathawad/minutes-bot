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78A8FD" w14:textId="391E4FC1" w:rsidR="002E44B9" w:rsidRDefault="00B55C1C">
      <w:pPr>
        <w:rPr>
          <w:sz w:val="28"/>
          <w:szCs w:val="28"/>
        </w:rPr>
      </w:pPr>
      <w:r w:rsidRPr="00B55C1C">
        <w:rPr>
          <w:sz w:val="28"/>
          <w:szCs w:val="28"/>
        </w:rPr>
        <w:t>OCPC Diaconate Meeting Minutes</w:t>
      </w:r>
      <w:r>
        <w:rPr>
          <w:sz w:val="28"/>
          <w:szCs w:val="28"/>
        </w:rPr>
        <w:t xml:space="preserve"> </w:t>
      </w:r>
    </w:p>
    <w:p w14:paraId="717EE916" w14:textId="5ADF66F2" w:rsidR="00B55C1C" w:rsidRDefault="00B55C1C">
      <w:r>
        <w:t xml:space="preserve">Date: </w:t>
      </w:r>
      <w:r w:rsidRPr="00B55C1C">
        <w:t>July 12, 2026</w:t>
      </w:r>
    </w:p>
    <w:p w14:paraId="29FB6628" w14:textId="1FA4C536" w:rsidR="00B55C1C" w:rsidRDefault="00B55C1C">
      <w:r>
        <w:t>Location: Old Cutler Presbyterian Church</w:t>
      </w:r>
    </w:p>
    <w:p w14:paraId="06B77236" w14:textId="21D72094" w:rsidR="00B55C1C" w:rsidRDefault="00B55C1C">
      <w:r>
        <w:t>Attendees: Adam</w:t>
      </w:r>
      <w:r w:rsidR="00AD4B9F">
        <w:t xml:space="preserve"> Gaschott</w:t>
      </w:r>
      <w:r>
        <w:t>, Mike</w:t>
      </w:r>
      <w:r w:rsidR="00AD4B9F">
        <w:t xml:space="preserve"> </w:t>
      </w:r>
      <w:proofErr w:type="spellStart"/>
      <w:r w:rsidR="00AD4B9F">
        <w:t>Tunez</w:t>
      </w:r>
      <w:proofErr w:type="spellEnd"/>
      <w:r>
        <w:t>, Bryon</w:t>
      </w:r>
      <w:r w:rsidR="00AD4B9F">
        <w:t xml:space="preserve"> Snyder</w:t>
      </w:r>
      <w:r>
        <w:t>, Wally</w:t>
      </w:r>
      <w:r w:rsidR="00AD4B9F">
        <w:t xml:space="preserve"> Allen</w:t>
      </w:r>
      <w:r>
        <w:t>, Emmanu</w:t>
      </w:r>
      <w:r w:rsidR="00AD4B9F">
        <w:t>e</w:t>
      </w:r>
      <w:r>
        <w:t>l</w:t>
      </w:r>
      <w:r w:rsidR="00AD4B9F">
        <w:t xml:space="preserve"> Uche</w:t>
      </w:r>
      <w:r>
        <w:t>, Scott</w:t>
      </w:r>
      <w:r w:rsidR="00AD4B9F">
        <w:t xml:space="preserve"> Hamilton</w:t>
      </w:r>
      <w:r>
        <w:t>, David</w:t>
      </w:r>
      <w:r w:rsidR="00AD4B9F">
        <w:t xml:space="preserve"> Zack</w:t>
      </w:r>
      <w:r>
        <w:t>, Chris</w:t>
      </w:r>
      <w:r w:rsidR="00AD4B9F">
        <w:t xml:space="preserve"> Lilburn</w:t>
      </w:r>
      <w:r>
        <w:t>, Tyrone</w:t>
      </w:r>
      <w:r w:rsidR="00AD4B9F">
        <w:t xml:space="preserve"> Shire</w:t>
      </w:r>
      <w:r>
        <w:t>, Joe</w:t>
      </w:r>
      <w:r w:rsidR="00AD4B9F">
        <w:t xml:space="preserve"> </w:t>
      </w:r>
      <w:proofErr w:type="spellStart"/>
      <w:r w:rsidR="00AD4B9F">
        <w:t>Sirgany</w:t>
      </w:r>
      <w:proofErr w:type="spellEnd"/>
      <w:r>
        <w:t>, Rossi</w:t>
      </w:r>
      <w:r w:rsidR="00AD4B9F">
        <w:t xml:space="preserve"> </w:t>
      </w:r>
      <w:proofErr w:type="spellStart"/>
      <w:r w:rsidR="00AD4B9F">
        <w:t>Siewnarine</w:t>
      </w:r>
      <w:proofErr w:type="spellEnd"/>
      <w:r>
        <w:t>,</w:t>
      </w:r>
      <w:r w:rsidR="008E65D3">
        <w:t xml:space="preserve"> Christian</w:t>
      </w:r>
      <w:r w:rsidR="00AD4B9F">
        <w:t xml:space="preserve"> Vega</w:t>
      </w:r>
      <w:r w:rsidR="008E65D3">
        <w:t>, Alfredo</w:t>
      </w:r>
      <w:r w:rsidR="00AD4B9F">
        <w:t xml:space="preserve"> Caraballo</w:t>
      </w:r>
      <w:r w:rsidR="008E65D3">
        <w:t>, Brian</w:t>
      </w:r>
      <w:r w:rsidR="00AD4B9F">
        <w:t xml:space="preserve"> </w:t>
      </w:r>
      <w:proofErr w:type="spellStart"/>
      <w:r w:rsidR="00AD4B9F">
        <w:t>Pa’u</w:t>
      </w:r>
      <w:proofErr w:type="spellEnd"/>
      <w:r w:rsidR="008E65D3">
        <w:t>, Michael</w:t>
      </w:r>
      <w:r w:rsidR="00AD4B9F">
        <w:t xml:space="preserve"> Batts, Francis Lee</w:t>
      </w:r>
      <w:r w:rsidR="008E65D3">
        <w:t>.</w:t>
      </w:r>
    </w:p>
    <w:p w14:paraId="6ADBF308" w14:textId="6B8CFABB" w:rsidR="008E65D3" w:rsidRDefault="008E65D3">
      <w:r>
        <w:t>Quorum was met = 1</w:t>
      </w:r>
      <w:r w:rsidR="00AD4B9F">
        <w:t>6</w:t>
      </w:r>
      <w:r>
        <w:t xml:space="preserve"> of 29</w:t>
      </w:r>
    </w:p>
    <w:p w14:paraId="7CCAE876" w14:textId="77777777" w:rsidR="008E65D3" w:rsidRDefault="008E65D3"/>
    <w:p w14:paraId="622951E8" w14:textId="447AD45C" w:rsidR="008E65D3" w:rsidRDefault="008E65D3">
      <w:r>
        <w:t>Opening Prayer by Scott Hamilton</w:t>
      </w:r>
    </w:p>
    <w:p w14:paraId="654C84D0" w14:textId="77777777" w:rsidR="00AD4B9F" w:rsidRDefault="00AD4B9F">
      <w:r>
        <w:t xml:space="preserve">Results of the WhatsApp poll were to have meetings Sunday mornings at 9 am. </w:t>
      </w:r>
    </w:p>
    <w:p w14:paraId="304A96FB" w14:textId="37B99316" w:rsidR="008E65D3" w:rsidRDefault="008E65D3">
      <w:r>
        <w:t>Next diaconate meeting scheduled for Saturday August 1</w:t>
      </w:r>
      <w:r w:rsidR="00AD4B9F">
        <w:t>5</w:t>
      </w:r>
      <w:r w:rsidRPr="008E65D3">
        <w:rPr>
          <w:vertAlign w:val="superscript"/>
        </w:rPr>
        <w:t>th</w:t>
      </w:r>
      <w:r>
        <w:t xml:space="preserve"> (</w:t>
      </w:r>
      <w:proofErr w:type="gramStart"/>
      <w:r>
        <w:t>one time</w:t>
      </w:r>
      <w:proofErr w:type="gramEnd"/>
      <w:r>
        <w:t xml:space="preserve"> meeting change)</w:t>
      </w:r>
      <w:r w:rsidR="00E54285">
        <w:t xml:space="preserve"> at 10am, at OCPC</w:t>
      </w:r>
    </w:p>
    <w:p w14:paraId="56E0DA17" w14:textId="23CE8A78" w:rsidR="008E65D3" w:rsidRDefault="008E65D3">
      <w:r>
        <w:t>Careportal Training to be provided by representative with monthly diaconate meeting to follow.</w:t>
      </w:r>
    </w:p>
    <w:p w14:paraId="14047CA7" w14:textId="77777777" w:rsidR="008E65D3" w:rsidRDefault="008E65D3"/>
    <w:p w14:paraId="1BED3132" w14:textId="6EADFFBA" w:rsidR="008E65D3" w:rsidRDefault="008959F1">
      <w:r>
        <w:t>Bryon Snyder (Facilities)</w:t>
      </w:r>
    </w:p>
    <w:p w14:paraId="69022ACD" w14:textId="678CEDF7" w:rsidR="008959F1" w:rsidRDefault="008959F1" w:rsidP="008959F1">
      <w:pPr>
        <w:pStyle w:val="ListParagraph"/>
        <w:numPr>
          <w:ilvl w:val="0"/>
          <w:numId w:val="1"/>
        </w:numPr>
      </w:pPr>
      <w:r>
        <w:t>Deacon Workday to be announced for July – Help needed (volunteers)</w:t>
      </w:r>
      <w:r w:rsidR="00AD4B9F">
        <w:t xml:space="preserve"> </w:t>
      </w:r>
      <w:r>
        <w:t>to clean sanctuary pews using commercial equipment.</w:t>
      </w:r>
    </w:p>
    <w:p w14:paraId="2A65FA17" w14:textId="53113C3C" w:rsidR="008959F1" w:rsidRDefault="008959F1" w:rsidP="008959F1">
      <w:pPr>
        <w:pStyle w:val="ListParagraph"/>
        <w:numPr>
          <w:ilvl w:val="0"/>
          <w:numId w:val="1"/>
        </w:numPr>
      </w:pPr>
      <w:r>
        <w:t xml:space="preserve">Trees (yearly cutback) to </w:t>
      </w:r>
      <w:r w:rsidR="00AD4B9F">
        <w:t xml:space="preserve">be </w:t>
      </w:r>
      <w:r>
        <w:t>provided by professional landscaper this coming week to include stumps removal and courtyard trimming/cleanup</w:t>
      </w:r>
    </w:p>
    <w:p w14:paraId="326837A1" w14:textId="1E1B81EC" w:rsidR="008959F1" w:rsidRDefault="008959F1" w:rsidP="008959F1">
      <w:pPr>
        <w:pStyle w:val="ListParagraph"/>
        <w:numPr>
          <w:ilvl w:val="0"/>
          <w:numId w:val="1"/>
        </w:numPr>
      </w:pPr>
      <w:r>
        <w:t>Security Camera upgrade and additions planned for exterior locations and the youth building – discussion was had about the required maintenance and stewardship going forward.</w:t>
      </w:r>
    </w:p>
    <w:p w14:paraId="4E6AC4D9" w14:textId="3796E98E" w:rsidR="008959F1" w:rsidRDefault="00B66932" w:rsidP="008959F1">
      <w:pPr>
        <w:pStyle w:val="ListParagraph"/>
        <w:numPr>
          <w:ilvl w:val="0"/>
          <w:numId w:val="1"/>
        </w:numPr>
      </w:pPr>
      <w:r>
        <w:t>New signage added to campus proper to include towaway and no dumping signs – it was noted that a formal review process is in place to evaluate the need for any new signs.</w:t>
      </w:r>
    </w:p>
    <w:p w14:paraId="6C6FA657" w14:textId="04543E32" w:rsidR="00B66932" w:rsidRDefault="00B66932" w:rsidP="008959F1">
      <w:pPr>
        <w:pStyle w:val="ListParagraph"/>
        <w:numPr>
          <w:ilvl w:val="0"/>
          <w:numId w:val="1"/>
        </w:numPr>
      </w:pPr>
      <w:r>
        <w:t xml:space="preserve">Church sponsored big events (Picnics and Christmas concert) – issue of bike path being blocked by cars was discussed and the importance of keeping all cars east of the path– further discussion on future planning needed for next </w:t>
      </w:r>
      <w:r w:rsidR="00E54285">
        <w:t>Christmas</w:t>
      </w:r>
      <w:r>
        <w:t xml:space="preserve"> con</w:t>
      </w:r>
      <w:r w:rsidR="00E54285">
        <w:t>cert (additional concert session, change location to Westminster, hold event outside to accommodate larger numbers</w:t>
      </w:r>
      <w:r w:rsidR="006267AD">
        <w:t>, add TV and chairs to balcony</w:t>
      </w:r>
      <w:r w:rsidR="00E54285">
        <w:t>)</w:t>
      </w:r>
      <w:r w:rsidR="00AD4B9F">
        <w:t xml:space="preserve">. </w:t>
      </w:r>
      <w:r w:rsidR="006267AD">
        <w:t>Adam to have discussion with Dina to start planning</w:t>
      </w:r>
      <w:bookmarkStart w:id="0" w:name="_GoBack"/>
      <w:bookmarkEnd w:id="0"/>
      <w:r w:rsidR="006267AD">
        <w:t xml:space="preserve"> </w:t>
      </w:r>
    </w:p>
    <w:p w14:paraId="4093DE20" w14:textId="3EA001B3" w:rsidR="00C140EE" w:rsidRDefault="00C140EE" w:rsidP="008959F1">
      <w:pPr>
        <w:pStyle w:val="ListParagraph"/>
        <w:numPr>
          <w:ilvl w:val="0"/>
          <w:numId w:val="1"/>
        </w:numPr>
      </w:pPr>
      <w:r>
        <w:t>Office remodeling project is moving forward; Zeigler Hall bathrooms renovation planned.</w:t>
      </w:r>
    </w:p>
    <w:p w14:paraId="450FCB7B" w14:textId="77777777" w:rsidR="00E54285" w:rsidRDefault="00E54285" w:rsidP="00E54285"/>
    <w:p w14:paraId="4A609D25" w14:textId="5740B671" w:rsidR="00E54285" w:rsidRDefault="00E54285" w:rsidP="00E54285">
      <w:r>
        <w:lastRenderedPageBreak/>
        <w:t>Adam Gasc</w:t>
      </w:r>
      <w:r w:rsidR="00AD4B9F">
        <w:t>h</w:t>
      </w:r>
      <w:r>
        <w:t>ott</w:t>
      </w:r>
    </w:p>
    <w:p w14:paraId="686487C4" w14:textId="49048B1D" w:rsidR="00E54285" w:rsidRDefault="00AD4B9F" w:rsidP="00E54285">
      <w:r>
        <w:t>Will create events in WhatsApp once Dina sends the schedule for</w:t>
      </w:r>
      <w:r w:rsidR="00E54285">
        <w:t xml:space="preserve"> the upcoming fall events</w:t>
      </w:r>
    </w:p>
    <w:p w14:paraId="51C12827" w14:textId="77777777" w:rsidR="00E54285" w:rsidRDefault="00E54285" w:rsidP="00E54285"/>
    <w:p w14:paraId="70C1395E" w14:textId="0CCDE46F" w:rsidR="00E54285" w:rsidRDefault="00E54285" w:rsidP="00E54285">
      <w:r>
        <w:t>Mike Tunez</w:t>
      </w:r>
    </w:p>
    <w:p w14:paraId="51AE1E0D" w14:textId="3B5970EF" w:rsidR="00E54285" w:rsidRDefault="00E54285" w:rsidP="00E54285">
      <w:r>
        <w:t>Mercy Ministry – Mike made a call for more active deacon involvement on the committee.</w:t>
      </w:r>
    </w:p>
    <w:p w14:paraId="6418F306" w14:textId="21D541E8" w:rsidR="00E54285" w:rsidRDefault="00E54285" w:rsidP="00E54285">
      <w:r>
        <w:t xml:space="preserve">Announced the </w:t>
      </w:r>
      <w:proofErr w:type="spellStart"/>
      <w:r>
        <w:t>Careport</w:t>
      </w:r>
      <w:r w:rsidR="00AD4B9F">
        <w:t>al</w:t>
      </w:r>
      <w:proofErr w:type="spellEnd"/>
      <w:r>
        <w:t xml:space="preserve"> training event scheduled for August 1</w:t>
      </w:r>
      <w:r w:rsidR="00AD4B9F">
        <w:t>5</w:t>
      </w:r>
      <w:r w:rsidRPr="00E54285">
        <w:rPr>
          <w:vertAlign w:val="superscript"/>
        </w:rPr>
        <w:t>th</w:t>
      </w:r>
      <w:r>
        <w:t xml:space="preserve"> at 10am – to discuss the program scope and</w:t>
      </w:r>
      <w:r w:rsidR="00C140EE">
        <w:t xml:space="preserve"> responsibilities</w:t>
      </w:r>
      <w:ins w:id="1" w:author="Tyrone Shire" w:date="2026-07-12T19:48:00Z">
        <w:r w:rsidR="00A341AB">
          <w:t>.</w:t>
        </w:r>
      </w:ins>
    </w:p>
    <w:p w14:paraId="64C2DABF" w14:textId="2EB4FB16" w:rsidR="00C140EE" w:rsidRDefault="00C140EE" w:rsidP="00E54285">
      <w:r>
        <w:t>The program is helping church members and individuals/families outside of the church.</w:t>
      </w:r>
    </w:p>
    <w:p w14:paraId="61248140" w14:textId="2E39E5B2" w:rsidR="00C140EE" w:rsidRDefault="00C140EE" w:rsidP="00E54285">
      <w:r>
        <w:t>Mike gave a case example – A woman (</w:t>
      </w:r>
      <w:proofErr w:type="spellStart"/>
      <w:r>
        <w:t>careportal</w:t>
      </w:r>
      <w:proofErr w:type="spellEnd"/>
      <w:r>
        <w:t xml:space="preserve"> client) with a substance abuse problem initially received assistance and was showing signs of improvement until she lost her life in a fatal car accident. OCPC Mercy Ministry was able to step in and assist with the family’s funeral expenses.</w:t>
      </w:r>
    </w:p>
    <w:p w14:paraId="372E2C58" w14:textId="721B1481" w:rsidR="00C140EE" w:rsidRDefault="00AD4B9F" w:rsidP="00E54285">
      <w:r>
        <w:t>Looking to add to the deaconate’s primary duties by taking items off the plate of the Session, such as Finance, to give some relief to the Session so they can devote more time to spiritual needs of the church.</w:t>
      </w:r>
      <w:r>
        <w:t xml:space="preserve"> To follow up on a more concrete plan of action.</w:t>
      </w:r>
    </w:p>
    <w:p w14:paraId="0C18C5E1" w14:textId="4A18B6EC" w:rsidR="00C140EE" w:rsidRDefault="00C140EE" w:rsidP="00E54285">
      <w:r>
        <w:t>Joe Sirgany</w:t>
      </w:r>
    </w:p>
    <w:p w14:paraId="586C377F" w14:textId="338EC713" w:rsidR="00C140EE" w:rsidRDefault="00C140EE" w:rsidP="00E54285">
      <w:r>
        <w:t xml:space="preserve">Hurricane Preparedness – currently working on a list of church members who will need assistance with shudders/storm readiness measures. Team of </w:t>
      </w:r>
      <w:r w:rsidR="00286591">
        <w:t>deacon’s</w:t>
      </w:r>
      <w:r>
        <w:t xml:space="preserve"> plan to</w:t>
      </w:r>
      <w:r w:rsidR="00286591">
        <w:t xml:space="preserve"> perform a pre-check of the homes for the people on the list. The question was raised about the possibility of hired hands also involved in the actual installation work. Additionally, a discussion of liability for this work may need to be formally defined and written down. The question was raised, “Do we need an attorney before providing hurricane prep work for any liability risk?” Further discussion needed to clarify any issues – the previous services/actions the church as provided in the past may govern.</w:t>
      </w:r>
    </w:p>
    <w:p w14:paraId="306BA3A8" w14:textId="77777777" w:rsidR="00C140EE" w:rsidRDefault="00C140EE" w:rsidP="00E54285"/>
    <w:p w14:paraId="20963BF9" w14:textId="627A8EE4" w:rsidR="00286591" w:rsidRDefault="00286591" w:rsidP="00E54285">
      <w:r>
        <w:t>Wally</w:t>
      </w:r>
      <w:r w:rsidR="00AD4B9F">
        <w:t xml:space="preserve"> Allen</w:t>
      </w:r>
      <w:r>
        <w:t xml:space="preserve"> – Closing Prayer</w:t>
      </w:r>
    </w:p>
    <w:p w14:paraId="34AB51F8" w14:textId="77777777" w:rsidR="00C140EE" w:rsidRDefault="00C140EE" w:rsidP="00E54285"/>
    <w:p w14:paraId="74C68234" w14:textId="77777777" w:rsidR="00C140EE" w:rsidRDefault="00C140EE" w:rsidP="00E54285"/>
    <w:p w14:paraId="0A829457" w14:textId="77777777" w:rsidR="00E54285" w:rsidRDefault="00E54285" w:rsidP="00E54285"/>
    <w:p w14:paraId="50F2FC5E" w14:textId="77777777" w:rsidR="00B55C1C" w:rsidRPr="00B55C1C" w:rsidRDefault="00B55C1C"/>
    <w:sectPr w:rsidR="00B55C1C" w:rsidRPr="00B55C1C" w:rsidSect="00B62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F0341"/>
    <w:multiLevelType w:val="hybridMultilevel"/>
    <w:tmpl w:val="028AB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yrone Shire">
    <w15:presenceInfo w15:providerId="Windows Live" w15:userId="b8d736a8e07beb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1C"/>
    <w:rsid w:val="00025287"/>
    <w:rsid w:val="001D42A7"/>
    <w:rsid w:val="00232847"/>
    <w:rsid w:val="00286591"/>
    <w:rsid w:val="002C52B7"/>
    <w:rsid w:val="002E44B9"/>
    <w:rsid w:val="003D2047"/>
    <w:rsid w:val="006267AD"/>
    <w:rsid w:val="006309A5"/>
    <w:rsid w:val="006B2004"/>
    <w:rsid w:val="007D5AF8"/>
    <w:rsid w:val="008959F1"/>
    <w:rsid w:val="008E65D3"/>
    <w:rsid w:val="00906687"/>
    <w:rsid w:val="00A341AB"/>
    <w:rsid w:val="00AD4B9F"/>
    <w:rsid w:val="00B55C1C"/>
    <w:rsid w:val="00B62BBD"/>
    <w:rsid w:val="00B66932"/>
    <w:rsid w:val="00C140EE"/>
    <w:rsid w:val="00D96318"/>
    <w:rsid w:val="00E01564"/>
    <w:rsid w:val="00E05CB1"/>
    <w:rsid w:val="00E2557D"/>
    <w:rsid w:val="00E54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F5B8C"/>
  <w15:chartTrackingRefBased/>
  <w15:docId w15:val="{20DA6705-81AE-264F-AB30-D1D54CB2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C1C"/>
    <w:rPr>
      <w:rFonts w:eastAsiaTheme="majorEastAsia" w:cstheme="majorBidi"/>
      <w:color w:val="272727" w:themeColor="text1" w:themeTint="D8"/>
    </w:rPr>
  </w:style>
  <w:style w:type="paragraph" w:styleId="Title">
    <w:name w:val="Title"/>
    <w:basedOn w:val="Normal"/>
    <w:next w:val="Normal"/>
    <w:link w:val="TitleChar"/>
    <w:uiPriority w:val="10"/>
    <w:qFormat/>
    <w:rsid w:val="00B55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C1C"/>
    <w:pPr>
      <w:spacing w:before="160"/>
      <w:jc w:val="center"/>
    </w:pPr>
    <w:rPr>
      <w:i/>
      <w:iCs/>
      <w:color w:val="404040" w:themeColor="text1" w:themeTint="BF"/>
    </w:rPr>
  </w:style>
  <w:style w:type="character" w:customStyle="1" w:styleId="QuoteChar">
    <w:name w:val="Quote Char"/>
    <w:basedOn w:val="DefaultParagraphFont"/>
    <w:link w:val="Quote"/>
    <w:uiPriority w:val="29"/>
    <w:rsid w:val="00B55C1C"/>
    <w:rPr>
      <w:i/>
      <w:iCs/>
      <w:color w:val="404040" w:themeColor="text1" w:themeTint="BF"/>
    </w:rPr>
  </w:style>
  <w:style w:type="paragraph" w:styleId="ListParagraph">
    <w:name w:val="List Paragraph"/>
    <w:basedOn w:val="Normal"/>
    <w:uiPriority w:val="34"/>
    <w:qFormat/>
    <w:rsid w:val="00B55C1C"/>
    <w:pPr>
      <w:ind w:left="720"/>
      <w:contextualSpacing/>
    </w:pPr>
  </w:style>
  <w:style w:type="character" w:styleId="IntenseEmphasis">
    <w:name w:val="Intense Emphasis"/>
    <w:basedOn w:val="DefaultParagraphFont"/>
    <w:uiPriority w:val="21"/>
    <w:qFormat/>
    <w:rsid w:val="00B55C1C"/>
    <w:rPr>
      <w:i/>
      <w:iCs/>
      <w:color w:val="0F4761" w:themeColor="accent1" w:themeShade="BF"/>
    </w:rPr>
  </w:style>
  <w:style w:type="paragraph" w:styleId="IntenseQuote">
    <w:name w:val="Intense Quote"/>
    <w:basedOn w:val="Normal"/>
    <w:next w:val="Normal"/>
    <w:link w:val="IntenseQuoteChar"/>
    <w:uiPriority w:val="30"/>
    <w:qFormat/>
    <w:rsid w:val="00B55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C1C"/>
    <w:rPr>
      <w:i/>
      <w:iCs/>
      <w:color w:val="0F4761" w:themeColor="accent1" w:themeShade="BF"/>
    </w:rPr>
  </w:style>
  <w:style w:type="character" w:styleId="IntenseReference">
    <w:name w:val="Intense Reference"/>
    <w:basedOn w:val="DefaultParagraphFont"/>
    <w:uiPriority w:val="32"/>
    <w:qFormat/>
    <w:rsid w:val="00B55C1C"/>
    <w:rPr>
      <w:b/>
      <w:bCs/>
      <w:smallCaps/>
      <w:color w:val="0F4761" w:themeColor="accent1" w:themeShade="BF"/>
      <w:spacing w:val="5"/>
    </w:rPr>
  </w:style>
  <w:style w:type="paragraph" w:styleId="Revision">
    <w:name w:val="Revision"/>
    <w:hidden/>
    <w:uiPriority w:val="99"/>
    <w:semiHidden/>
    <w:rsid w:val="00A341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Shire</dc:creator>
  <cp:keywords/>
  <dc:description/>
  <cp:lastModifiedBy>Adam Gaschott</cp:lastModifiedBy>
  <cp:revision>2</cp:revision>
  <dcterms:created xsi:type="dcterms:W3CDTF">2026-07-12T22:20:00Z</dcterms:created>
  <dcterms:modified xsi:type="dcterms:W3CDTF">2026-07-13T00:33:00Z</dcterms:modified>
</cp:coreProperties>
</file>